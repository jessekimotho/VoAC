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E399A" w14:textId="77777777" w:rsidR="00564F18" w:rsidRPr="00260349" w:rsidRDefault="00564F18" w:rsidP="00EB03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0349">
        <w:rPr>
          <w:rFonts w:ascii="Times New Roman" w:hAnsi="Times New Roman" w:cs="Times New Roman"/>
          <w:sz w:val="24"/>
          <w:szCs w:val="24"/>
        </w:rPr>
        <w:t>I.</w:t>
      </w:r>
    </w:p>
    <w:p w14:paraId="41D4A448" w14:textId="26049B47" w:rsidR="00403424" w:rsidRPr="00260349" w:rsidRDefault="00BC65DB" w:rsidP="00EB03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commentRangeStart w:id="0"/>
      <w:r w:rsidRPr="00260349">
        <w:rPr>
          <w:rFonts w:ascii="Times New Roman" w:hAnsi="Times New Roman" w:cs="Times New Roman"/>
          <w:sz w:val="24"/>
          <w:szCs w:val="24"/>
        </w:rPr>
        <w:t>A donkey’</w:t>
      </w:r>
      <w:r w:rsidR="00594BC8" w:rsidRPr="00260349">
        <w:rPr>
          <w:rFonts w:ascii="Times New Roman" w:hAnsi="Times New Roman" w:cs="Times New Roman"/>
          <w:sz w:val="24"/>
          <w:szCs w:val="24"/>
        </w:rPr>
        <w:t>s penis?</w:t>
      </w:r>
      <w:r w:rsidR="00B23ED1" w:rsidRPr="00260349">
        <w:rPr>
          <w:rFonts w:ascii="Times New Roman" w:hAnsi="Times New Roman" w:cs="Times New Roman"/>
          <w:sz w:val="24"/>
          <w:szCs w:val="24"/>
        </w:rPr>
        <w:t xml:space="preserve"> No, I have not</w:t>
      </w:r>
      <w:r w:rsidR="00594BC8" w:rsidRPr="00260349">
        <w:rPr>
          <w:rFonts w:ascii="Times New Roman" w:hAnsi="Times New Roman" w:cs="Times New Roman"/>
          <w:sz w:val="24"/>
          <w:szCs w:val="24"/>
        </w:rPr>
        <w:t>. I</w:t>
      </w:r>
      <w:r w:rsidR="00366D54" w:rsidRPr="00260349">
        <w:rPr>
          <w:rFonts w:ascii="Times New Roman" w:hAnsi="Times New Roman" w:cs="Times New Roman"/>
          <w:sz w:val="24"/>
          <w:szCs w:val="24"/>
        </w:rPr>
        <w:t xml:space="preserve"> have however always</w:t>
      </w:r>
      <w:r w:rsidR="00594BC8" w:rsidRPr="00260349">
        <w:rPr>
          <w:rFonts w:ascii="Times New Roman" w:hAnsi="Times New Roman" w:cs="Times New Roman"/>
          <w:sz w:val="24"/>
          <w:szCs w:val="24"/>
        </w:rPr>
        <w:t xml:space="preserve"> see</w:t>
      </w:r>
      <w:r w:rsidR="00366D54" w:rsidRPr="00260349">
        <w:rPr>
          <w:rFonts w:ascii="Times New Roman" w:hAnsi="Times New Roman" w:cs="Times New Roman"/>
          <w:sz w:val="24"/>
          <w:szCs w:val="24"/>
        </w:rPr>
        <w:t>n</w:t>
      </w:r>
      <w:r w:rsidR="00594BC8" w:rsidRPr="00260349">
        <w:rPr>
          <w:rFonts w:ascii="Times New Roman" w:hAnsi="Times New Roman" w:cs="Times New Roman"/>
          <w:sz w:val="24"/>
          <w:szCs w:val="24"/>
        </w:rPr>
        <w:t xml:space="preserve"> h</w:t>
      </w:r>
      <w:r w:rsidR="00E26050" w:rsidRPr="00260349">
        <w:rPr>
          <w:rFonts w:ascii="Times New Roman" w:hAnsi="Times New Roman" w:cs="Times New Roman"/>
          <w:sz w:val="24"/>
          <w:szCs w:val="24"/>
        </w:rPr>
        <w:t xml:space="preserve">ow they clamor </w:t>
      </w:r>
      <w:r w:rsidR="00594BC8" w:rsidRPr="00260349">
        <w:rPr>
          <w:rFonts w:ascii="Times New Roman" w:hAnsi="Times New Roman" w:cs="Times New Roman"/>
          <w:sz w:val="24"/>
          <w:szCs w:val="24"/>
        </w:rPr>
        <w:t xml:space="preserve">to get to the top and have a </w:t>
      </w:r>
      <w:r w:rsidR="005247FF" w:rsidRPr="00260349">
        <w:rPr>
          <w:rFonts w:ascii="Times New Roman" w:hAnsi="Times New Roman" w:cs="Times New Roman"/>
          <w:sz w:val="24"/>
          <w:szCs w:val="24"/>
        </w:rPr>
        <w:t>v</w:t>
      </w:r>
      <w:r w:rsidR="00E26050" w:rsidRPr="00260349">
        <w:rPr>
          <w:rFonts w:ascii="Times New Roman" w:hAnsi="Times New Roman" w:cs="Times New Roman"/>
          <w:sz w:val="24"/>
          <w:szCs w:val="24"/>
        </w:rPr>
        <w:t xml:space="preserve">iew. </w:t>
      </w:r>
      <w:r w:rsidR="003F43CC" w:rsidRPr="00260349">
        <w:rPr>
          <w:rFonts w:ascii="Times New Roman" w:hAnsi="Times New Roman" w:cs="Times New Roman"/>
          <w:sz w:val="24"/>
          <w:szCs w:val="24"/>
        </w:rPr>
        <w:t>There is always</w:t>
      </w:r>
      <w:r w:rsidR="002D3C44" w:rsidRPr="00260349">
        <w:rPr>
          <w:rFonts w:ascii="Times New Roman" w:hAnsi="Times New Roman" w:cs="Times New Roman"/>
          <w:sz w:val="24"/>
          <w:szCs w:val="24"/>
        </w:rPr>
        <w:t xml:space="preserve"> a hornet buzz of activity at </w:t>
      </w:r>
      <w:r w:rsidR="00366D54" w:rsidRPr="00260349">
        <w:rPr>
          <w:rFonts w:ascii="Times New Roman" w:hAnsi="Times New Roman" w:cs="Times New Roman"/>
          <w:sz w:val="24"/>
          <w:szCs w:val="24"/>
        </w:rPr>
        <w:t>the base</w:t>
      </w:r>
      <w:r w:rsidR="00B23ED1" w:rsidRPr="00260349">
        <w:rPr>
          <w:rFonts w:ascii="Times New Roman" w:hAnsi="Times New Roman" w:cs="Times New Roman"/>
          <w:sz w:val="24"/>
          <w:szCs w:val="24"/>
        </w:rPr>
        <w:t xml:space="preserve"> of it- </w:t>
      </w:r>
      <w:commentRangeStart w:id="1"/>
      <w:r w:rsidR="00B23ED1" w:rsidRPr="00260349">
        <w:rPr>
          <w:rFonts w:ascii="Times New Roman" w:hAnsi="Times New Roman" w:cs="Times New Roman"/>
          <w:sz w:val="24"/>
          <w:szCs w:val="24"/>
        </w:rPr>
        <w:t>a</w:t>
      </w:r>
      <w:r w:rsidR="00366D54" w:rsidRPr="00260349">
        <w:rPr>
          <w:rFonts w:ascii="Times New Roman" w:hAnsi="Times New Roman" w:cs="Times New Roman"/>
          <w:sz w:val="24"/>
          <w:szCs w:val="24"/>
        </w:rPr>
        <w:t xml:space="preserve"> throng of tourists and locals working their way up the phallus</w:t>
      </w:r>
      <w:r w:rsidR="00662109" w:rsidRPr="00260349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1"/>
      <w:r w:rsidR="008E36D8">
        <w:rPr>
          <w:rStyle w:val="CommentReference"/>
        </w:rPr>
        <w:commentReference w:id="1"/>
      </w:r>
      <w:r w:rsidR="00662109" w:rsidRPr="00260349">
        <w:rPr>
          <w:rFonts w:ascii="Times New Roman" w:hAnsi="Times New Roman" w:cs="Times New Roman"/>
          <w:sz w:val="24"/>
          <w:szCs w:val="24"/>
        </w:rPr>
        <w:t xml:space="preserve">For years I have </w:t>
      </w:r>
      <w:r w:rsidR="000C7B11" w:rsidRPr="00260349">
        <w:rPr>
          <w:rFonts w:ascii="Times New Roman" w:hAnsi="Times New Roman" w:cs="Times New Roman"/>
          <w:sz w:val="24"/>
          <w:szCs w:val="24"/>
        </w:rPr>
        <w:t xml:space="preserve">walked past it to school, to run errands, to writers’ conventions </w:t>
      </w:r>
      <w:r w:rsidR="00403424" w:rsidRPr="00260349">
        <w:rPr>
          <w:rFonts w:ascii="Times New Roman" w:hAnsi="Times New Roman" w:cs="Times New Roman"/>
          <w:sz w:val="24"/>
          <w:szCs w:val="24"/>
        </w:rPr>
        <w:t>all the while brushing shoulders with eager faces craning their n</w:t>
      </w:r>
      <w:r w:rsidR="003F43CC" w:rsidRPr="00260349">
        <w:rPr>
          <w:rFonts w:ascii="Times New Roman" w:hAnsi="Times New Roman" w:cs="Times New Roman"/>
          <w:sz w:val="24"/>
          <w:szCs w:val="24"/>
        </w:rPr>
        <w:t xml:space="preserve">ecks to see how far </w:t>
      </w:r>
      <w:del w:id="2" w:author="Jesse Kimotho" w:date="2020-03-10T13:38:00Z">
        <w:r w:rsidR="003F43CC" w:rsidRPr="00260349" w:rsidDel="002A5FD9">
          <w:rPr>
            <w:rFonts w:ascii="Times New Roman" w:hAnsi="Times New Roman" w:cs="Times New Roman"/>
            <w:sz w:val="24"/>
            <w:szCs w:val="24"/>
          </w:rPr>
          <w:delText>up</w:delText>
        </w:r>
      </w:del>
      <w:ins w:id="3" w:author="Jesse Kimotho" w:date="2020-03-10T13:38:00Z">
        <w:r w:rsidR="002A5FD9" w:rsidRPr="00260349">
          <w:rPr>
            <w:rFonts w:ascii="Times New Roman" w:hAnsi="Times New Roman" w:cs="Times New Roman"/>
            <w:sz w:val="24"/>
            <w:szCs w:val="24"/>
          </w:rPr>
          <w:t>up,</w:t>
        </w:r>
      </w:ins>
      <w:r w:rsidR="003F43CC" w:rsidRPr="00260349">
        <w:rPr>
          <w:rFonts w:ascii="Times New Roman" w:hAnsi="Times New Roman" w:cs="Times New Roman"/>
          <w:sz w:val="24"/>
          <w:szCs w:val="24"/>
        </w:rPr>
        <w:t xml:space="preserve"> they expect</w:t>
      </w:r>
      <w:r w:rsidR="00403424" w:rsidRPr="00260349">
        <w:rPr>
          <w:rFonts w:ascii="Times New Roman" w:hAnsi="Times New Roman" w:cs="Times New Roman"/>
          <w:sz w:val="24"/>
          <w:szCs w:val="24"/>
        </w:rPr>
        <w:t xml:space="preserve"> to go.</w:t>
      </w:r>
    </w:p>
    <w:p w14:paraId="15AF481C" w14:textId="77777777" w:rsidR="00A30210" w:rsidRPr="00260349" w:rsidRDefault="009660A6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The Kenyatta International Convention Centre</w:t>
      </w:r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(KICC)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564F1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Twenty-eight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floors. 105 </w:t>
      </w:r>
      <w:r w:rsidR="00564F1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meters.</w:t>
      </w:r>
    </w:p>
    <w:p w14:paraId="006E0782" w14:textId="77777777" w:rsidR="00BC65DB" w:rsidRPr="00260349" w:rsidRDefault="00A30210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“The initial tower was inspired by a donkey’s penis,” KICC Architect,2019.</w:t>
      </w:r>
      <w:commentRangeEnd w:id="0"/>
      <w:r w:rsidR="008E36D8">
        <w:rPr>
          <w:rStyle w:val="CommentReference"/>
        </w:rPr>
        <w:commentReference w:id="0"/>
      </w:r>
    </w:p>
    <w:p w14:paraId="1822B596" w14:textId="77777777" w:rsidR="00564F18" w:rsidRPr="00260349" w:rsidRDefault="00564F18" w:rsidP="00EB03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II</w:t>
      </w:r>
    </w:p>
    <w:p w14:paraId="069CE72E" w14:textId="67CBBC57" w:rsidR="00100361" w:rsidRPr="00260349" w:rsidRDefault="000C2DEC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commentRangeStart w:id="4"/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If you were to vie</w:t>
      </w:r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the Presidency </w:t>
      </w:r>
      <w:r w:rsidR="0083505F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in Kenya</w:t>
      </w:r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had</w:t>
      </w:r>
      <w:r w:rsidR="0030613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image of Eiffel tower on</w:t>
      </w:r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your campaign poster, </w:t>
      </w:r>
      <w:del w:id="5" w:author="Jesse Kimotho" w:date="2020-03-10T13:25:00Z">
        <w:r w:rsidR="00306135"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>chances are you could win</w:delText>
        </w:r>
      </w:del>
      <w:ins w:id="6" w:author="Jesse Kimotho" w:date="2020-03-10T13:25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 xml:space="preserve">your </w:t>
        </w:r>
        <w:commentRangeStart w:id="7"/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chances of winning co</w:t>
        </w:r>
      </w:ins>
      <w:ins w:id="8" w:author="Jesse Kimotho" w:date="2020-03-10T13:26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uld dramatically increase</w:t>
        </w:r>
        <w:commentRangeEnd w:id="7"/>
        <w:r w:rsidR="008E36D8">
          <w:rPr>
            <w:rStyle w:val="CommentReference"/>
          </w:rPr>
          <w:commentReference w:id="7"/>
        </w:r>
      </w:ins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30613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That sounds funny</w:t>
      </w:r>
      <w:r w:rsidR="003F0EF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, but you have</w:t>
      </w:r>
      <w:r w:rsidR="00C53BD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understand the stature it holds in my country</w:t>
      </w:r>
      <w:r w:rsidR="003C6A4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It is </w:t>
      </w:r>
      <w:r w:rsidR="00756FA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remarkable architectural </w:t>
      </w:r>
      <w:r w:rsidR="00A5662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feature that is the holy g</w:t>
      </w:r>
      <w:r w:rsidR="0010036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rail of social status.</w:t>
      </w:r>
      <w:r w:rsidR="00A5662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0036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For my peers, visiting Eiffel elevates your respect almost as high as the structure goes.</w:t>
      </w:r>
      <w:commentRangeEnd w:id="4"/>
      <w:r w:rsidR="008E36D8">
        <w:rPr>
          <w:rStyle w:val="CommentReference"/>
        </w:rPr>
        <w:commentReference w:id="4"/>
      </w:r>
    </w:p>
    <w:p w14:paraId="4C5D8AB7" w14:textId="77777777" w:rsidR="000C2DEC" w:rsidRPr="00260349" w:rsidRDefault="00A87AB0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commentRangeStart w:id="9"/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It is for such social clout that I found myself lost in the Paris Metro system a few months ago. I had gone to France for work</w:t>
      </w:r>
      <w:r w:rsidR="00F9778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my schedule was extreme</w:t>
      </w:r>
      <w:r w:rsidR="0027188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ly </w:t>
      </w:r>
      <w:r w:rsidR="00F9778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tight for me to engage in tourist activities. But surely, what answer would I give to my ancestors when they find out I sat in a </w:t>
      </w:r>
      <w:r w:rsidR="00EA218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10-</w:t>
      </w:r>
      <w:commentRangeStart w:id="10"/>
      <w:r w:rsidR="00EA218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hour</w:t>
      </w:r>
      <w:r w:rsidR="00F9778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flight from one end of the world to the country of love </w:t>
      </w:r>
      <w:commentRangeEnd w:id="10"/>
      <w:r w:rsidR="008E36D8">
        <w:rPr>
          <w:rStyle w:val="CommentReference"/>
        </w:rPr>
        <w:commentReference w:id="10"/>
      </w:r>
      <w:r w:rsidR="000C2DE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did not see The Eiffel? </w:t>
      </w:r>
      <w:commentRangeEnd w:id="9"/>
      <w:r w:rsidR="008E36D8">
        <w:rPr>
          <w:rStyle w:val="CommentReference"/>
        </w:rPr>
        <w:commentReference w:id="9"/>
      </w:r>
    </w:p>
    <w:p w14:paraId="3B9F7D1D" w14:textId="4FE4E13C" w:rsidR="0000164A" w:rsidRPr="00260349" w:rsidRDefault="000C2DEC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You should have seen me, rushing around trying </w:t>
      </w:r>
      <w:r w:rsidR="005B323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catch the right Metro 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to the Par</w:t>
      </w:r>
      <w:r w:rsidR="0027188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is Centre before su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nset. </w:t>
      </w:r>
      <w:del w:id="12" w:author="Jesse Kimotho" w:date="2020-03-10T13:30:00Z">
        <w:r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 xml:space="preserve">I know very </w:delText>
        </w:r>
        <w:r w:rsidR="005B3239"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>inconsequential</w:delText>
        </w:r>
        <w:r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 xml:space="preserve"> French</w:delText>
        </w:r>
      </w:del>
      <w:ins w:id="13" w:author="Jesse Kimotho" w:date="2020-03-10T13:30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My understanding of French is inconsequential</w:t>
        </w:r>
      </w:ins>
      <w:del w:id="14" w:author="Jesse Kimotho" w:date="2020-03-10T13:38:00Z">
        <w:r w:rsidR="00104DA9" w:rsidRPr="00260349" w:rsidDel="002A5FD9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>;</w:delText>
        </w:r>
      </w:del>
      <w:ins w:id="15" w:author="Jesse Kimotho" w:date="2020-03-10T13:38:00Z">
        <w:r w:rsidR="002A5FD9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,;</w:t>
        </w:r>
      </w:ins>
      <w:r w:rsidR="00104DA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enough to show I do not know enough. There</w:t>
      </w:r>
      <w:r w:rsidR="005B323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was</w:t>
      </w:r>
      <w:r w:rsidR="00104DA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A218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shouting “</w:t>
      </w:r>
      <w:r w:rsidR="00E13E97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excusez-moi,”</w:t>
      </w:r>
      <w:r w:rsidR="00C83A9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“pardon” to strangers as I struggled to read the metro maps and bus routes.</w:t>
      </w:r>
      <w:r w:rsidR="004E200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85F3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 ho</w:t>
      </w:r>
      <w:ins w:id="16" w:author="Jesse Kimotho" w:date="2020-03-10T13:30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p</w:t>
        </w:r>
      </w:ins>
      <w:r w:rsidR="00085F3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ped from train to train and</w:t>
      </w:r>
      <w:r w:rsidR="004E200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got lost more </w:t>
      </w:r>
      <w:r w:rsidR="00085F3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times </w:t>
      </w:r>
      <w:r w:rsidR="004E200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than I could count. </w:t>
      </w:r>
      <w:commentRangeStart w:id="17"/>
      <w:r w:rsidR="004E200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 </w:t>
      </w:r>
      <w:r w:rsidR="0080413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was as confused as a pregnant lizard in a demolished toilet</w:t>
      </w:r>
      <w:commentRangeEnd w:id="17"/>
      <w:r w:rsidR="008E36D8">
        <w:rPr>
          <w:rStyle w:val="CommentReference"/>
        </w:rPr>
        <w:commentReference w:id="17"/>
      </w:r>
      <w:r w:rsidR="0080413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, but the Eiffel b</w:t>
      </w:r>
      <w:r w:rsidR="004E200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eckoned.</w:t>
      </w:r>
    </w:p>
    <w:p w14:paraId="708F8F9C" w14:textId="77777777" w:rsidR="007E6601" w:rsidRPr="00260349" w:rsidRDefault="00EB3A18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Earlier in the day, I </w:t>
      </w:r>
      <w:r w:rsidR="005B7D1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sat at a lunch with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three</w:t>
      </w:r>
      <w:r w:rsidR="00247F3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French </w:t>
      </w:r>
      <w:r w:rsidR="005B7D1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friends </w:t>
      </w:r>
      <w:r w:rsidR="006E4ED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whilst a</w:t>
      </w:r>
      <w:r w:rsidR="0080413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dorning the popular Ken</w:t>
      </w:r>
      <w:r w:rsidR="006E4ED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yan-flag bracelet. </w:t>
      </w:r>
      <w:r w:rsidR="0080413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 bragged of the famous Kenyan wildlife Safaris </w:t>
      </w:r>
      <w:r w:rsidR="00A435F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8E4D57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</w:t>
      </w:r>
      <w:r w:rsidR="00A435F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e fact that Nairobi is</w:t>
      </w:r>
      <w:r w:rsidR="003B667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only city in the world wit</w:t>
      </w:r>
      <w:r w:rsidR="00A435F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h a National Park within</w:t>
      </w:r>
      <w:r w:rsidR="003B667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10568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 admitted my envy of their</w:t>
      </w:r>
      <w:r w:rsidR="007E660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lifetime</w:t>
      </w:r>
      <w:r w:rsidR="0010568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privileged access to </w:t>
      </w:r>
      <w:r w:rsidR="007E660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the Eiffel</w:t>
      </w:r>
      <w:r w:rsidR="0065157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D4642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 did not realize </w:t>
      </w:r>
      <w:r w:rsidR="007E660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my statement was a datum for a</w:t>
      </w:r>
      <w:r w:rsidR="00D4642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5157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sudden burst of </w:t>
      </w:r>
      <w:r w:rsidR="00651578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laughter and </w:t>
      </w:r>
      <w:r w:rsidR="00BF5BC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shared gla</w:t>
      </w:r>
      <w:r w:rsidR="001758A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nces between them. </w:t>
      </w:r>
      <w:r w:rsidR="00BF5BC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Two of them had not been up the tower.</w:t>
      </w:r>
      <w:r w:rsidR="00D4642E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</w:t>
      </w:r>
      <w:r w:rsidR="001758A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sighed, shook my head and informed them</w:t>
      </w:r>
      <w:r w:rsidR="00745B1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my plan to trot up the </w:t>
      </w:r>
      <w:r w:rsidR="001758A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structure later</w:t>
      </w:r>
      <w:r w:rsidR="00745B1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8FA73D2" w14:textId="77777777" w:rsidR="008E36D8" w:rsidRDefault="008A43BF" w:rsidP="00EB0356">
      <w:pPr>
        <w:spacing w:line="360" w:lineRule="auto"/>
        <w:rPr>
          <w:ins w:id="18" w:author="Jesse Kimotho" w:date="2020-03-10T13:33:00Z"/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Nothing prepared me for the </w:t>
      </w:r>
      <w:r w:rsidR="008454E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pre-eminent symbol of French pride that stood in front of me towering over the skyline of Paris. </w:t>
      </w:r>
      <w:r w:rsidR="001E1ED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There was a long queue of tourist</w:t>
      </w:r>
      <w:ins w:id="19" w:author="Jesse Kimotho" w:date="2020-03-10T13:32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s</w:t>
        </w:r>
      </w:ins>
      <w:r w:rsidR="001E1ED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at the bottom</w:t>
      </w:r>
      <w:ins w:id="20" w:author="Jesse Kimotho" w:date="2020-03-10T13:33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 xml:space="preserve">, it reminded me of </w:t>
        </w:r>
      </w:ins>
      <w:del w:id="21" w:author="Jesse Kimotho" w:date="2020-03-10T13:33:00Z">
        <w:r w:rsidR="001E1ED0"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 xml:space="preserve"> akin </w:delText>
        </w:r>
      </w:del>
      <w:r w:rsidR="001E1ED0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that at Kenya’s Iconic KICC</w:t>
      </w:r>
      <w:ins w:id="22" w:author="Jesse Kimotho" w:date="2020-03-10T13:33:00Z">
        <w:r w:rsidR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.</w:t>
        </w:r>
      </w:ins>
    </w:p>
    <w:p w14:paraId="4E8537DA" w14:textId="2A239181" w:rsidR="002E4FFF" w:rsidRDefault="008E36D8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ins w:id="23" w:author="Jesse Kimotho" w:date="2020-03-10T13:33:00Z">
        <w:r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 xml:space="preserve">There were also several merchants littered around the entrance, like rats </w:t>
        </w:r>
      </w:ins>
      <w:ins w:id="24" w:author="Jesse Kimotho" w:date="2020-03-10T13:34:00Z">
        <w:r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t>around a sewer entrance, waiting to devour anyone that came too close</w:t>
        </w:r>
      </w:ins>
      <w:del w:id="25" w:author="Jesse Kimotho" w:date="2020-03-10T13:34:00Z">
        <w:r w:rsidR="001E1ED0" w:rsidRPr="00260349" w:rsidDel="008E36D8">
          <w:rPr>
            <w:rFonts w:ascii="Times New Roman" w:hAnsi="Times New Roman" w:cs="Times New Roman"/>
            <w:sz w:val="24"/>
            <w:szCs w:val="24"/>
            <w:shd w:val="clear" w:color="auto" w:fill="FFFFFF"/>
          </w:rPr>
          <w:delText xml:space="preserve"> in addition to several merchants.</w:delText>
        </w:r>
      </w:del>
    </w:p>
    <w:p w14:paraId="67BC7A7D" w14:textId="1188DA72" w:rsidR="008A43BF" w:rsidRPr="00260349" w:rsidRDefault="001E1ED0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E36D8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rPrChange w:id="26" w:author="Jesse Kimotho" w:date="2020-03-10T13:32:00Z">
            <w:rPr>
              <w:rFonts w:ascii="Times New Roman" w:hAnsi="Times New Roman" w:cs="Times New Roman"/>
              <w:sz w:val="24"/>
              <w:szCs w:val="24"/>
              <w:shd w:val="clear" w:color="auto" w:fill="FFFFFF"/>
            </w:rPr>
          </w:rPrChange>
        </w:rPr>
        <w:t xml:space="preserve"> </w:t>
      </w:r>
      <w:r w:rsidR="009019BB" w:rsidRPr="008E36D8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rPrChange w:id="27" w:author="Jesse Kimotho" w:date="2020-03-10T13:32:00Z">
            <w:rPr>
              <w:rFonts w:ascii="Times New Roman" w:hAnsi="Times New Roman" w:cs="Times New Roman"/>
              <w:sz w:val="24"/>
              <w:szCs w:val="24"/>
              <w:shd w:val="clear" w:color="auto" w:fill="FFFFFF"/>
            </w:rPr>
          </w:rPrChange>
        </w:rPr>
        <w:t>“</w:t>
      </w:r>
      <w:r w:rsidR="009019BB" w:rsidRPr="008E36D8">
        <w:rPr>
          <w:rStyle w:val="Emphasis"/>
          <w:rFonts w:ascii="Times New Roman" w:hAnsi="Times New Roman" w:cs="Times New Roman"/>
          <w:bCs/>
          <w:sz w:val="24"/>
          <w:szCs w:val="24"/>
          <w:shd w:val="clear" w:color="auto" w:fill="FFFFFF"/>
          <w:rPrChange w:id="28" w:author="Jesse Kimotho" w:date="2020-03-10T13:32:00Z">
            <w:rPr>
              <w:rStyle w:val="Emphasis"/>
              <w:rFonts w:ascii="Times New Roman" w:hAnsi="Times New Roman" w:cs="Times New Roman"/>
              <w:bCs/>
              <w:i w:val="0"/>
              <w:iCs w:val="0"/>
              <w:sz w:val="24"/>
              <w:szCs w:val="24"/>
              <w:shd w:val="clear" w:color="auto" w:fill="FFFFFF"/>
            </w:rPr>
          </w:rPrChange>
        </w:rPr>
        <w:t>Parlez</w:t>
      </w:r>
      <w:r w:rsidR="009019BB" w:rsidRPr="008E36D8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rPrChange w:id="29" w:author="Jesse Kimotho" w:date="2020-03-10T13:32:00Z">
            <w:rPr>
              <w:rFonts w:ascii="Times New Roman" w:hAnsi="Times New Roman" w:cs="Times New Roman"/>
              <w:sz w:val="24"/>
              <w:szCs w:val="24"/>
              <w:shd w:val="clear" w:color="auto" w:fill="FFFFFF"/>
            </w:rPr>
          </w:rPrChange>
        </w:rPr>
        <w:t>-</w:t>
      </w:r>
      <w:r w:rsidR="009019BB" w:rsidRPr="008E36D8">
        <w:rPr>
          <w:rStyle w:val="Emphasis"/>
          <w:rFonts w:ascii="Times New Roman" w:hAnsi="Times New Roman" w:cs="Times New Roman"/>
          <w:bCs/>
          <w:sz w:val="24"/>
          <w:szCs w:val="24"/>
          <w:shd w:val="clear" w:color="auto" w:fill="FFFFFF"/>
          <w:rPrChange w:id="30" w:author="Jesse Kimotho" w:date="2020-03-10T13:32:00Z">
            <w:rPr>
              <w:rStyle w:val="Emphasis"/>
              <w:rFonts w:ascii="Times New Roman" w:hAnsi="Times New Roman" w:cs="Times New Roman"/>
              <w:bCs/>
              <w:i w:val="0"/>
              <w:iCs w:val="0"/>
              <w:sz w:val="24"/>
              <w:szCs w:val="24"/>
              <w:shd w:val="clear" w:color="auto" w:fill="FFFFFF"/>
            </w:rPr>
          </w:rPrChange>
        </w:rPr>
        <w:t>vous anglais</w:t>
      </w:r>
      <w:r w:rsidR="009019BB" w:rsidRPr="008E36D8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  <w:rPrChange w:id="31" w:author="Jesse Kimotho" w:date="2020-03-10T13:32:00Z">
            <w:rPr>
              <w:rFonts w:ascii="Times New Roman" w:hAnsi="Times New Roman" w:cs="Times New Roman"/>
              <w:sz w:val="24"/>
              <w:szCs w:val="24"/>
              <w:shd w:val="clear" w:color="auto" w:fill="FFFFFF"/>
            </w:rPr>
          </w:rPrChange>
        </w:rPr>
        <w:t>?</w:t>
      </w:r>
      <w:ins w:id="32" w:author="Jesse Kimotho" w:date="2020-03-10T13:32:00Z">
        <w:r w:rsidR="008E36D8" w:rsidRPr="008E36D8">
          <w:rPr>
            <w:rFonts w:ascii="Times New Roman" w:hAnsi="Times New Roman" w:cs="Times New Roman"/>
            <w:i/>
            <w:iCs/>
            <w:sz w:val="24"/>
            <w:szCs w:val="24"/>
            <w:shd w:val="clear" w:color="auto" w:fill="FFFFFF"/>
            <w:rPrChange w:id="33" w:author="Jesse Kimotho" w:date="2020-03-10T13:32:00Z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rPrChange>
          </w:rPr>
          <w:t>”</w:t>
        </w:r>
      </w:ins>
      <w:r w:rsidR="009019B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ask</w:t>
      </w:r>
      <w:r w:rsid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ed</w:t>
      </w:r>
      <w:r w:rsidR="009019B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one of the merchants w</w:t>
      </w:r>
      <w:r w:rsid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ho luckily did speak English</w:t>
      </w:r>
      <w:r w:rsidR="00C1234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8862BF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C7974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2E4FFF">
        <w:rPr>
          <w:rFonts w:ascii="Times New Roman" w:hAnsi="Times New Roman" w:cs="Times New Roman"/>
          <w:sz w:val="24"/>
          <w:szCs w:val="24"/>
          <w:shd w:val="clear" w:color="auto" w:fill="FFFFFF"/>
        </w:rPr>
        <w:t>mall talk, and I realize he has</w:t>
      </w:r>
      <w:r w:rsidR="008862BF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lived and worked in France for thirty years. Perfect. </w:t>
      </w:r>
    </w:p>
    <w:p w14:paraId="44B3F483" w14:textId="77777777" w:rsidR="00A27AF9" w:rsidRPr="00260349" w:rsidRDefault="00A27AF9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“How do I pay to go up and how would </w:t>
      </w:r>
      <w:r w:rsidR="00C12345">
        <w:rPr>
          <w:rFonts w:ascii="Times New Roman" w:hAnsi="Times New Roman" w:cs="Times New Roman"/>
          <w:sz w:val="24"/>
          <w:szCs w:val="24"/>
          <w:shd w:val="clear" w:color="auto" w:fill="FFFFFF"/>
        </w:rPr>
        <w:t>you describe the view</w:t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?”</w:t>
      </w:r>
    </w:p>
    <w:p w14:paraId="46B81D08" w14:textId="77777777" w:rsidR="00A27AF9" w:rsidRPr="00260349" w:rsidRDefault="00CF542A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He chuckles and smirks, “I have never bothered to climb this iron mast.”</w:t>
      </w:r>
    </w:p>
    <w:p w14:paraId="203E94C6" w14:textId="77777777" w:rsidR="00085F36" w:rsidRPr="00260349" w:rsidRDefault="00085F36" w:rsidP="00EB03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III.</w:t>
      </w:r>
    </w:p>
    <w:p w14:paraId="1BDE33BE" w14:textId="77777777" w:rsidR="00085F36" w:rsidRPr="00260349" w:rsidRDefault="0025768A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The cab driver picking me from the airport is going on and on about</w:t>
      </w:r>
      <w:r w:rsidR="00133F4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something to do with economic regression since the past week when I was away.</w:t>
      </w:r>
      <w:r w:rsidR="00DB6C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 make our </w:t>
      </w:r>
      <w:r w:rsidR="004431A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way through the busy roads </w:t>
      </w:r>
      <w:r w:rsidR="00DB6C77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leading</w:t>
      </w:r>
      <w:r w:rsidR="004431A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into the Nairobi CBD as</w:t>
      </w:r>
      <w:r w:rsidR="00133F44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nod and </w:t>
      </w:r>
      <w:r w:rsidR="0096675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give </w:t>
      </w:r>
      <w:r w:rsidR="00C3316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 occasional </w:t>
      </w:r>
      <w:r w:rsidR="0096675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absent-minded </w:t>
      </w:r>
      <w:r w:rsidR="00C33165">
        <w:rPr>
          <w:rFonts w:ascii="Times New Roman" w:hAnsi="Times New Roman" w:cs="Times New Roman"/>
          <w:sz w:val="24"/>
          <w:szCs w:val="24"/>
          <w:shd w:val="clear" w:color="auto" w:fill="FFFFFF"/>
        </w:rPr>
        <w:t>“ooooh</w:t>
      </w:r>
      <w:r w:rsidR="0096675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 </w:t>
      </w:r>
      <w:r w:rsidR="004431AC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the driver. </w:t>
      </w:r>
      <w:r w:rsidR="0096675B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 still cannot fathom how</w:t>
      </w:r>
      <w:r w:rsidR="00D81E4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many </w:t>
      </w:r>
      <w:r w:rsidR="00C33165">
        <w:rPr>
          <w:rFonts w:ascii="Times New Roman" w:hAnsi="Times New Roman" w:cs="Times New Roman"/>
          <w:sz w:val="24"/>
          <w:szCs w:val="24"/>
          <w:shd w:val="clear" w:color="auto" w:fill="FFFFFF"/>
        </w:rPr>
        <w:t>French</w:t>
      </w:r>
      <w:r w:rsidR="00D81E49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residents have never been up the Eiffel. </w:t>
      </w:r>
    </w:p>
    <w:p w14:paraId="3673C243" w14:textId="77777777" w:rsidR="00D81E49" w:rsidRPr="00260349" w:rsidRDefault="00C33165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commentRangeStart w:id="34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Passing the </w:t>
      </w:r>
      <w:r w:rsidR="00495CD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KICC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495CDD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it feels like I am staring into a time portal to the previous week at Paris. For the first time I take note of the significant activity tourists have been en</w:t>
      </w:r>
      <w:r w:rsidR="00B237A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gaging in with the p</w:t>
      </w:r>
      <w:r w:rsidR="0035078A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hallus-like structure; an archetypal</w:t>
      </w:r>
      <w:r w:rsidR="00B237A6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aerial view of Nairobi that I have</w:t>
      </w:r>
      <w:r w:rsidR="0035078A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never</w:t>
      </w:r>
      <w:r w:rsidR="00BC679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had</w:t>
      </w:r>
      <w:r w:rsidR="0035078A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commentRangeEnd w:id="34"/>
      <w:r w:rsidR="002A5FD9">
        <w:rPr>
          <w:rStyle w:val="CommentReference"/>
        </w:rPr>
        <w:commentReference w:id="34"/>
      </w:r>
    </w:p>
    <w:p w14:paraId="11F04DB3" w14:textId="77777777" w:rsidR="00F1603F" w:rsidRPr="00260349" w:rsidRDefault="0035078A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commentRangeStart w:id="35"/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All these years rushing to Uganda to see the source of the River Nile</w:t>
      </w:r>
      <w:r w:rsidR="009C402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South Africa to </w:t>
      </w:r>
      <w:r w:rsidR="00BC679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see </w:t>
      </w:r>
      <w:r w:rsidR="009C402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the Table Mountain</w:t>
      </w:r>
      <w:r w:rsidR="00BC679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and </w:t>
      </w:r>
      <w:r w:rsidR="009C4021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blaming French natio</w:t>
      </w:r>
      <w:r w:rsidR="00C12A0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nals for not appreciating</w:t>
      </w:r>
      <w:r w:rsidR="002E68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Eiffel</w:t>
      </w:r>
      <w:r w:rsidR="00C12A05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68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had me disillusioned as a great </w:t>
      </w:r>
      <w:r w:rsidR="00CD1EA9">
        <w:rPr>
          <w:rFonts w:ascii="Times New Roman" w:hAnsi="Times New Roman" w:cs="Times New Roman"/>
          <w:sz w:val="24"/>
          <w:szCs w:val="24"/>
          <w:shd w:val="clear" w:color="auto" w:fill="FFFFFF"/>
        </w:rPr>
        <w:t>traveler</w:t>
      </w:r>
      <w:r w:rsidR="00F1603F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However, I had never been up KICC, a landmark as significant to Kenya as Eiffel </w:t>
      </w:r>
      <w:r w:rsidR="002F589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is to Paris. </w:t>
      </w:r>
      <w:r w:rsidR="002E68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All along, </w:t>
      </w:r>
      <w:r w:rsidR="00F1603F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 hav</w:t>
      </w:r>
      <w:r w:rsidR="002F589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CD1EA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regarded myself adventurous</w:t>
      </w:r>
      <w:r w:rsidR="002F5893"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- a world nomad.</w:t>
      </w:r>
    </w:p>
    <w:p w14:paraId="4AE178D6" w14:textId="77777777" w:rsidR="002F5893" w:rsidRPr="00260349" w:rsidRDefault="002F5893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But am </w:t>
      </w:r>
      <w:commentRangeStart w:id="36"/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commentRangeEnd w:id="36"/>
      <w:r w:rsidR="002A5FD9">
        <w:rPr>
          <w:rStyle w:val="CommentReference"/>
        </w:rPr>
        <w:commentReference w:id="36"/>
      </w:r>
      <w:r w:rsidRPr="00260349">
        <w:rPr>
          <w:rFonts w:ascii="Times New Roman" w:hAnsi="Times New Roman" w:cs="Times New Roman"/>
          <w:sz w:val="24"/>
          <w:szCs w:val="24"/>
          <w:shd w:val="clear" w:color="auto" w:fill="FFFFFF"/>
        </w:rPr>
        <w:t>?</w:t>
      </w:r>
      <w:commentRangeEnd w:id="35"/>
      <w:r w:rsidR="002A5FD9">
        <w:rPr>
          <w:rStyle w:val="CommentReference"/>
        </w:rPr>
        <w:commentReference w:id="35"/>
      </w:r>
    </w:p>
    <w:p w14:paraId="46E5750C" w14:textId="77777777" w:rsidR="00085F36" w:rsidRPr="00260349" w:rsidRDefault="00085F36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BC815E3" w14:textId="77777777" w:rsidR="001758A5" w:rsidRPr="00260349" w:rsidRDefault="001758A5" w:rsidP="00EB0356">
      <w:p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1758A5" w:rsidRPr="00260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Jesse Kimotho" w:date="2020-03-10T13:32:00Z" w:initials="JK">
    <w:p w14:paraId="555D809A" w14:textId="44C17806" w:rsidR="008E36D8" w:rsidRDefault="008E36D8">
      <w:pPr>
        <w:pStyle w:val="CommentText"/>
      </w:pPr>
      <w:r>
        <w:rPr>
          <w:rStyle w:val="CommentReference"/>
        </w:rPr>
        <w:annotationRef/>
      </w:r>
      <w:r>
        <w:t xml:space="preserve">I like </w:t>
      </w:r>
      <w:r w:rsidR="002A5FD9">
        <w:t>this.</w:t>
      </w:r>
      <w:r>
        <w:t xml:space="preserve"> use this kind of writing more often. This bit here Is genius</w:t>
      </w:r>
    </w:p>
  </w:comment>
  <w:comment w:id="0" w:author="Jesse Kimotho" w:date="2020-03-10T13:24:00Z" w:initials="JK">
    <w:p w14:paraId="3C368371" w14:textId="5972380C" w:rsidR="008E36D8" w:rsidRDefault="008E36D8">
      <w:pPr>
        <w:pStyle w:val="CommentText"/>
      </w:pPr>
      <w:r>
        <w:rPr>
          <w:rStyle w:val="CommentReference"/>
        </w:rPr>
        <w:annotationRef/>
      </w:r>
      <w:r>
        <w:t xml:space="preserve">This intro doesn’t work for me It is hard to </w:t>
      </w:r>
      <w:r w:rsidR="002A5FD9">
        <w:t>understand and</w:t>
      </w:r>
      <w:r>
        <w:t xml:space="preserve"> doesn’t give you that nice shock factor that I think you are going for.  </w:t>
      </w:r>
    </w:p>
    <w:p w14:paraId="50461401" w14:textId="77777777" w:rsidR="008E36D8" w:rsidRDefault="008E36D8">
      <w:pPr>
        <w:pStyle w:val="CommentText"/>
      </w:pPr>
      <w:r>
        <w:t>Restructure rephrase, rewrite and redo.</w:t>
      </w:r>
    </w:p>
    <w:p w14:paraId="0E159F5E" w14:textId="77777777" w:rsidR="008E36D8" w:rsidRDefault="008E36D8">
      <w:pPr>
        <w:pStyle w:val="CommentText"/>
      </w:pPr>
    </w:p>
    <w:p w14:paraId="125ADB96" w14:textId="77777777" w:rsidR="008E36D8" w:rsidRDefault="008E36D8">
      <w:pPr>
        <w:pStyle w:val="CommentText"/>
      </w:pPr>
    </w:p>
    <w:p w14:paraId="5BFA08B2" w14:textId="4BA40F27" w:rsidR="008E36D8" w:rsidRDefault="008E36D8">
      <w:pPr>
        <w:pStyle w:val="CommentText"/>
      </w:pPr>
      <w:r>
        <w:t xml:space="preserve">There is something here. My issue with this </w:t>
      </w:r>
      <w:r w:rsidR="002A5FD9">
        <w:t>is</w:t>
      </w:r>
      <w:r>
        <w:t xml:space="preserve"> the structure and </w:t>
      </w:r>
      <w:r w:rsidR="002A5FD9">
        <w:t>flow</w:t>
      </w:r>
      <w:r>
        <w:t xml:space="preserve">, </w:t>
      </w:r>
      <w:r w:rsidR="002A5FD9">
        <w:t>it’s</w:t>
      </w:r>
      <w:r>
        <w:t xml:space="preserve"> hard to understand what you are trying to say Make it </w:t>
      </w:r>
      <w:r w:rsidR="002A5FD9">
        <w:t>clear.</w:t>
      </w:r>
      <w:r>
        <w:t xml:space="preserve"> I like that bit about </w:t>
      </w:r>
      <w:r w:rsidR="002A5FD9">
        <w:t>the phallus</w:t>
      </w:r>
      <w:r>
        <w:t xml:space="preserve">, you can still keep that and use it </w:t>
      </w:r>
    </w:p>
    <w:p w14:paraId="2107B4F7" w14:textId="77777777" w:rsidR="008E36D8" w:rsidRDefault="008E36D8">
      <w:pPr>
        <w:pStyle w:val="CommentText"/>
      </w:pPr>
    </w:p>
    <w:p w14:paraId="18F87FCC" w14:textId="4CE08B02" w:rsidR="008E36D8" w:rsidRDefault="008E36D8">
      <w:pPr>
        <w:pStyle w:val="CommentText"/>
      </w:pPr>
      <w:r>
        <w:t xml:space="preserve">Just make sure the flow and language </w:t>
      </w:r>
      <w:r w:rsidR="002A5FD9">
        <w:t>are</w:t>
      </w:r>
      <w:r>
        <w:t xml:space="preserve"> simple</w:t>
      </w:r>
    </w:p>
    <w:p w14:paraId="3C317A02" w14:textId="104B78C6" w:rsidR="008E36D8" w:rsidRDefault="008E36D8">
      <w:pPr>
        <w:pStyle w:val="CommentText"/>
      </w:pPr>
      <w:r>
        <w:t xml:space="preserve"> </w:t>
      </w:r>
    </w:p>
  </w:comment>
  <w:comment w:id="7" w:author="Jesse Kimotho" w:date="2020-03-10T13:26:00Z" w:initials="JK">
    <w:p w14:paraId="20D74D23" w14:textId="0DDFA00B" w:rsidR="008E36D8" w:rsidRDefault="008E36D8">
      <w:pPr>
        <w:pStyle w:val="CommentText"/>
      </w:pPr>
      <w:r>
        <w:rPr>
          <w:rStyle w:val="CommentReference"/>
        </w:rPr>
        <w:annotationRef/>
      </w:r>
      <w:r>
        <w:t xml:space="preserve">Understand the line between believability and </w:t>
      </w:r>
      <w:r w:rsidR="002A5FD9">
        <w:t>creative</w:t>
      </w:r>
      <w:r>
        <w:t xml:space="preserve"> license,</w:t>
      </w:r>
    </w:p>
    <w:p w14:paraId="4D88A485" w14:textId="77777777" w:rsidR="008E36D8" w:rsidRDefault="008E36D8">
      <w:pPr>
        <w:pStyle w:val="CommentText"/>
      </w:pPr>
    </w:p>
    <w:p w14:paraId="5D731B7F" w14:textId="116A01EC" w:rsidR="008E36D8" w:rsidRDefault="008E36D8">
      <w:pPr>
        <w:pStyle w:val="CommentText"/>
      </w:pPr>
      <w:r>
        <w:t xml:space="preserve">I mean there is a way you can trivialize politics to be comical, and then in my head </w:t>
      </w:r>
      <w:r w:rsidR="002A5FD9">
        <w:t>I’m</w:t>
      </w:r>
      <w:r>
        <w:t xml:space="preserve"> wondering, if it was that easy why hasn’t anyone done that before.</w:t>
      </w:r>
    </w:p>
    <w:p w14:paraId="34A3C8A5" w14:textId="77777777" w:rsidR="008E36D8" w:rsidRDefault="008E36D8">
      <w:pPr>
        <w:pStyle w:val="CommentText"/>
      </w:pPr>
    </w:p>
    <w:p w14:paraId="7E87EB81" w14:textId="77777777" w:rsidR="008E36D8" w:rsidRDefault="008E36D8">
      <w:pPr>
        <w:pStyle w:val="CommentText"/>
      </w:pPr>
    </w:p>
    <w:p w14:paraId="0E054ADF" w14:textId="3C84A5D0" w:rsidR="008E36D8" w:rsidRDefault="008E36D8">
      <w:pPr>
        <w:pStyle w:val="CommentText"/>
      </w:pPr>
      <w:r>
        <w:t xml:space="preserve">It just sounds kaa unatubeba </w:t>
      </w:r>
      <w:r w:rsidR="002A5FD9">
        <w:t>wana.</w:t>
      </w:r>
      <w:r>
        <w:t xml:space="preserve"> fond more creative ways to use creative license </w:t>
      </w:r>
    </w:p>
  </w:comment>
  <w:comment w:id="4" w:author="Jesse Kimotho" w:date="2020-03-10T13:28:00Z" w:initials="JK">
    <w:p w14:paraId="702ECEDC" w14:textId="77777777" w:rsidR="008E36D8" w:rsidRDefault="008E36D8">
      <w:pPr>
        <w:pStyle w:val="CommentText"/>
      </w:pPr>
      <w:r>
        <w:rPr>
          <w:rStyle w:val="CommentReference"/>
        </w:rPr>
        <w:annotationRef/>
      </w:r>
      <w:r>
        <w:t xml:space="preserve">Give context to your intro… </w:t>
      </w:r>
    </w:p>
    <w:p w14:paraId="1DBEA92C" w14:textId="77777777" w:rsidR="008E36D8" w:rsidRDefault="008E36D8">
      <w:pPr>
        <w:pStyle w:val="CommentText"/>
      </w:pPr>
    </w:p>
    <w:p w14:paraId="1F5F1F10" w14:textId="7582EE3B" w:rsidR="008E36D8" w:rsidRDefault="008E36D8">
      <w:pPr>
        <w:pStyle w:val="CommentText"/>
      </w:pPr>
      <w:r>
        <w:t xml:space="preserve">Help us understand how the storro of Eiffel comes up with your friends. Do they all study French?  Why </w:t>
      </w:r>
      <w:r w:rsidR="002A5FD9">
        <w:t>is such a</w:t>
      </w:r>
      <w:r>
        <w:t xml:space="preserve"> group of people interested in it… It sounds like you just picked up the topic and started writing about </w:t>
      </w:r>
      <w:r w:rsidR="002A5FD9">
        <w:t>it.</w:t>
      </w:r>
      <w:r>
        <w:t xml:space="preserve"> Convince us that you and these people are obsessed with Eiffel</w:t>
      </w:r>
    </w:p>
  </w:comment>
  <w:comment w:id="10" w:author="Jesse Kimotho" w:date="2020-03-10T13:31:00Z" w:initials="JK">
    <w:p w14:paraId="3307C6FD" w14:textId="7E3BC0B9" w:rsidR="008E36D8" w:rsidRDefault="008E36D8">
      <w:pPr>
        <w:pStyle w:val="CommentText"/>
      </w:pPr>
      <w:r>
        <w:rPr>
          <w:rStyle w:val="CommentReference"/>
        </w:rPr>
        <w:annotationRef/>
      </w:r>
      <w:r>
        <w:t>Verbose. Too verbose</w:t>
      </w:r>
    </w:p>
  </w:comment>
  <w:comment w:id="9" w:author="Jesse Kimotho" w:date="2020-03-10T13:29:00Z" w:initials="JK">
    <w:p w14:paraId="25F2BF48" w14:textId="42B8A300" w:rsidR="008E36D8" w:rsidRDefault="008E36D8">
      <w:pPr>
        <w:pStyle w:val="CommentText"/>
      </w:pPr>
      <w:r>
        <w:rPr>
          <w:rStyle w:val="CommentReference"/>
        </w:rPr>
        <w:annotationRef/>
      </w:r>
      <w:r>
        <w:t>Help us understand how you got to France, rn</w:t>
      </w:r>
      <w:bookmarkStart w:id="11" w:name="_GoBack"/>
      <w:bookmarkEnd w:id="11"/>
      <w:r>
        <w:t xml:space="preserve"> it just </w:t>
      </w:r>
      <w:r w:rsidR="002A5FD9">
        <w:t>sounds like</w:t>
      </w:r>
      <w:r>
        <w:t xml:space="preserve"> you went there for clout, highly unbelievable as </w:t>
      </w:r>
      <w:r w:rsidR="002A5FD9">
        <w:t>well.</w:t>
      </w:r>
      <w:r>
        <w:t xml:space="preserve"> context </w:t>
      </w:r>
      <w:r w:rsidR="002A5FD9">
        <w:t>here.</w:t>
      </w:r>
      <w:r>
        <w:t xml:space="preserve"> we need it. There I a story to be </w:t>
      </w:r>
      <w:r w:rsidR="002A5FD9">
        <w:t>told.</w:t>
      </w:r>
      <w:r>
        <w:t xml:space="preserve"> don’t do it half</w:t>
      </w:r>
      <w:r w:rsidR="002A5FD9">
        <w:t>-</w:t>
      </w:r>
      <w:r>
        <w:t>assedly</w:t>
      </w:r>
    </w:p>
  </w:comment>
  <w:comment w:id="17" w:author="Jesse Kimotho" w:date="2020-03-10T13:31:00Z" w:initials="JK">
    <w:p w14:paraId="40CD1816" w14:textId="543929DD" w:rsidR="008E36D8" w:rsidRDefault="008E36D8">
      <w:pPr>
        <w:pStyle w:val="CommentText"/>
      </w:pPr>
      <w:r>
        <w:rPr>
          <w:rStyle w:val="CommentReference"/>
        </w:rPr>
        <w:annotationRef/>
      </w:r>
      <w:r w:rsidR="002A5FD9">
        <w:t>C’mon</w:t>
      </w:r>
      <w:r>
        <w:t xml:space="preserve"> maaaaaaaaaan this sounds a bit like cheap humor. You can do better for euphemisms</w:t>
      </w:r>
    </w:p>
  </w:comment>
  <w:comment w:id="34" w:author="Jesse Kimotho" w:date="2020-03-10T13:35:00Z" w:initials="JK">
    <w:p w14:paraId="334E52ED" w14:textId="77777777" w:rsidR="002A5FD9" w:rsidRDefault="002A5FD9">
      <w:pPr>
        <w:pStyle w:val="CommentText"/>
      </w:pPr>
      <w:r>
        <w:rPr>
          <w:rStyle w:val="CommentReference"/>
        </w:rPr>
        <w:annotationRef/>
      </w:r>
    </w:p>
    <w:p w14:paraId="2123B019" w14:textId="3EB0D6C3" w:rsidR="002A5FD9" w:rsidRDefault="002A5FD9">
      <w:pPr>
        <w:pStyle w:val="CommentText"/>
      </w:pPr>
      <w:r>
        <w:t>Man, there is a lot of verbosity here. Archetypal aerial view… man what is that?</w:t>
      </w:r>
    </w:p>
    <w:p w14:paraId="11052237" w14:textId="77777777" w:rsidR="002A5FD9" w:rsidRDefault="002A5FD9">
      <w:pPr>
        <w:pStyle w:val="CommentText"/>
      </w:pPr>
    </w:p>
    <w:p w14:paraId="65E767BE" w14:textId="7127701E" w:rsidR="002A5FD9" w:rsidRDefault="002A5FD9">
      <w:pPr>
        <w:pStyle w:val="CommentText"/>
      </w:pPr>
    </w:p>
  </w:comment>
  <w:comment w:id="36" w:author="Jesse Kimotho" w:date="2020-03-10T13:36:00Z" w:initials="JK">
    <w:p w14:paraId="068603FC" w14:textId="7E34F135" w:rsidR="002A5FD9" w:rsidRDefault="002A5FD9">
      <w:pPr>
        <w:pStyle w:val="CommentText"/>
      </w:pPr>
      <w:r>
        <w:rPr>
          <w:rStyle w:val="CommentReference"/>
        </w:rPr>
        <w:annotationRef/>
      </w:r>
      <w:r>
        <w:t>Man… this essay, it feels somewhat dead, I don’t know if you have a word limit here, but a lot of things don’t work for me. it feels flat like an empty narration of a story. You are also trying to do too many things with the part 2 bit. think of one main abstract thought and write on it….</w:t>
      </w:r>
    </w:p>
    <w:p w14:paraId="46626F04" w14:textId="77777777" w:rsidR="002A5FD9" w:rsidRDefault="002A5FD9">
      <w:pPr>
        <w:pStyle w:val="CommentText"/>
      </w:pPr>
    </w:p>
    <w:p w14:paraId="70E5514E" w14:textId="77777777" w:rsidR="002A5FD9" w:rsidRDefault="002A5FD9">
      <w:pPr>
        <w:pStyle w:val="CommentText"/>
      </w:pPr>
      <w:r>
        <w:t xml:space="preserve">The essay is too busy trying to do too many things to even zero in on one thing and make the story about that.  </w:t>
      </w:r>
    </w:p>
    <w:p w14:paraId="785BBF31" w14:textId="77777777" w:rsidR="002A5FD9" w:rsidRDefault="002A5FD9">
      <w:pPr>
        <w:pStyle w:val="CommentText"/>
      </w:pPr>
    </w:p>
    <w:p w14:paraId="1BEC3B1F" w14:textId="77777777" w:rsidR="002A5FD9" w:rsidRDefault="002A5FD9">
      <w:pPr>
        <w:pStyle w:val="CommentText"/>
      </w:pPr>
      <w:r>
        <w:t>You.</w:t>
      </w:r>
    </w:p>
    <w:p w14:paraId="5DAEE266" w14:textId="77777777" w:rsidR="002A5FD9" w:rsidRDefault="002A5FD9">
      <w:pPr>
        <w:pStyle w:val="CommentText"/>
      </w:pPr>
    </w:p>
    <w:p w14:paraId="5294F753" w14:textId="0B7B0CF4" w:rsidR="002A5FD9" w:rsidRDefault="002A5FD9">
      <w:pPr>
        <w:pStyle w:val="CommentText"/>
      </w:pPr>
      <w:r>
        <w:t>You know what I mean, you’ve written better. SO, write better.</w:t>
      </w:r>
    </w:p>
  </w:comment>
  <w:comment w:id="35" w:author="Jesse Kimotho" w:date="2020-03-10T13:35:00Z" w:initials="JK">
    <w:p w14:paraId="0CFE6071" w14:textId="105CC8ED" w:rsidR="002A5FD9" w:rsidRDefault="002A5FD9">
      <w:pPr>
        <w:pStyle w:val="CommentText"/>
      </w:pPr>
      <w:r>
        <w:rPr>
          <w:rStyle w:val="CommentReference"/>
        </w:rPr>
        <w:annotationRef/>
      </w:r>
      <w:r>
        <w:t>This paragraph is disconnected from the previous 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55D809A" w15:done="0"/>
  <w15:commentEx w15:paraId="3C317A02" w15:done="0"/>
  <w15:commentEx w15:paraId="0E054ADF" w15:done="0"/>
  <w15:commentEx w15:paraId="1F5F1F10" w15:done="0"/>
  <w15:commentEx w15:paraId="3307C6FD" w15:done="0"/>
  <w15:commentEx w15:paraId="25F2BF48" w15:done="0"/>
  <w15:commentEx w15:paraId="40CD1816" w15:done="0"/>
  <w15:commentEx w15:paraId="65E767BE" w15:done="0"/>
  <w15:commentEx w15:paraId="5294F753" w15:done="0"/>
  <w15:commentEx w15:paraId="0CFE60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55D809A" w16cid:durableId="22121552"/>
  <w16cid:commentId w16cid:paraId="3C317A02" w16cid:durableId="22121387"/>
  <w16cid:commentId w16cid:paraId="0E054ADF" w16cid:durableId="221213F8"/>
  <w16cid:commentId w16cid:paraId="1F5F1F10" w16cid:durableId="22121465"/>
  <w16cid:commentId w16cid:paraId="3307C6FD" w16cid:durableId="2212153F"/>
  <w16cid:commentId w16cid:paraId="25F2BF48" w16cid:durableId="221214AB"/>
  <w16cid:commentId w16cid:paraId="40CD1816" w16cid:durableId="2212151B"/>
  <w16cid:commentId w16cid:paraId="65E767BE" w16cid:durableId="2212160D"/>
  <w16cid:commentId w16cid:paraId="5294F753" w16cid:durableId="22121654"/>
  <w16cid:commentId w16cid:paraId="0CFE6071" w16cid:durableId="2212163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esse Kimotho">
    <w15:presenceInfo w15:providerId="Windows Live" w15:userId="4815786245e1c7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5DB"/>
    <w:rsid w:val="0000164A"/>
    <w:rsid w:val="00085F36"/>
    <w:rsid w:val="000C2DEC"/>
    <w:rsid w:val="000C7B11"/>
    <w:rsid w:val="00100361"/>
    <w:rsid w:val="00104DA9"/>
    <w:rsid w:val="0010568E"/>
    <w:rsid w:val="00133F44"/>
    <w:rsid w:val="00167586"/>
    <w:rsid w:val="001758A5"/>
    <w:rsid w:val="001E1ED0"/>
    <w:rsid w:val="00247F36"/>
    <w:rsid w:val="0025768A"/>
    <w:rsid w:val="00260349"/>
    <w:rsid w:val="00271883"/>
    <w:rsid w:val="002A5FD9"/>
    <w:rsid w:val="002D3C44"/>
    <w:rsid w:val="002E4FFF"/>
    <w:rsid w:val="002E6844"/>
    <w:rsid w:val="002F5893"/>
    <w:rsid w:val="00306135"/>
    <w:rsid w:val="0035078A"/>
    <w:rsid w:val="00366D54"/>
    <w:rsid w:val="003B6675"/>
    <w:rsid w:val="003C6A48"/>
    <w:rsid w:val="003F0EFD"/>
    <w:rsid w:val="003F43CC"/>
    <w:rsid w:val="00403424"/>
    <w:rsid w:val="004431AC"/>
    <w:rsid w:val="00495CDD"/>
    <w:rsid w:val="004E2008"/>
    <w:rsid w:val="005247FF"/>
    <w:rsid w:val="00564F18"/>
    <w:rsid w:val="00594BC8"/>
    <w:rsid w:val="005B3239"/>
    <w:rsid w:val="005B7D14"/>
    <w:rsid w:val="00641EC2"/>
    <w:rsid w:val="00651578"/>
    <w:rsid w:val="00662109"/>
    <w:rsid w:val="006E4ED6"/>
    <w:rsid w:val="00745B14"/>
    <w:rsid w:val="00752127"/>
    <w:rsid w:val="00756FAB"/>
    <w:rsid w:val="007E6601"/>
    <w:rsid w:val="00804133"/>
    <w:rsid w:val="0083505F"/>
    <w:rsid w:val="00835EE1"/>
    <w:rsid w:val="008454E4"/>
    <w:rsid w:val="00846230"/>
    <w:rsid w:val="0085373E"/>
    <w:rsid w:val="008862BF"/>
    <w:rsid w:val="008A43BF"/>
    <w:rsid w:val="008E36D8"/>
    <w:rsid w:val="008E4D57"/>
    <w:rsid w:val="009019BB"/>
    <w:rsid w:val="009660A6"/>
    <w:rsid w:val="0096675B"/>
    <w:rsid w:val="009C4021"/>
    <w:rsid w:val="00A27AF9"/>
    <w:rsid w:val="00A30210"/>
    <w:rsid w:val="00A435FC"/>
    <w:rsid w:val="00A56620"/>
    <w:rsid w:val="00A87AB0"/>
    <w:rsid w:val="00B237A6"/>
    <w:rsid w:val="00B23ED1"/>
    <w:rsid w:val="00BC65DB"/>
    <w:rsid w:val="00BC6790"/>
    <w:rsid w:val="00BF0DB9"/>
    <w:rsid w:val="00BF5BC0"/>
    <w:rsid w:val="00C12345"/>
    <w:rsid w:val="00C12A05"/>
    <w:rsid w:val="00C33165"/>
    <w:rsid w:val="00C53BDC"/>
    <w:rsid w:val="00C83A9E"/>
    <w:rsid w:val="00CD1EA9"/>
    <w:rsid w:val="00CF542A"/>
    <w:rsid w:val="00D4642E"/>
    <w:rsid w:val="00D81E49"/>
    <w:rsid w:val="00DB6C77"/>
    <w:rsid w:val="00DD28BB"/>
    <w:rsid w:val="00E13E97"/>
    <w:rsid w:val="00E26050"/>
    <w:rsid w:val="00EA2180"/>
    <w:rsid w:val="00EB0356"/>
    <w:rsid w:val="00EB3A18"/>
    <w:rsid w:val="00EC7974"/>
    <w:rsid w:val="00F1603F"/>
    <w:rsid w:val="00F64771"/>
    <w:rsid w:val="00F9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6E3F"/>
  <w15:chartTrackingRefBased/>
  <w15:docId w15:val="{95CC5919-0257-4822-939A-76182812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019B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8E36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36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36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6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6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6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5B131-B007-4BDD-8982-32996CA82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Jesse Kimotho</cp:lastModifiedBy>
  <cp:revision>2</cp:revision>
  <dcterms:created xsi:type="dcterms:W3CDTF">2020-03-10T17:39:00Z</dcterms:created>
  <dcterms:modified xsi:type="dcterms:W3CDTF">2020-03-10T17:39:00Z</dcterms:modified>
</cp:coreProperties>
</file>